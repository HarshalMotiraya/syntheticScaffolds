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D649B" w14:textId="79EA6E8D" w:rsidR="00437A48" w:rsidRPr="00437A48" w:rsidDel="00C95056" w:rsidRDefault="00437A48">
      <w:pPr>
        <w:rPr>
          <w:del w:id="0" w:author="Swapnil Kamble" w:date="2026-08-26T16:02:00Z" w16du:dateUtc="2026-08-26T10:32:00Z"/>
          <w:rFonts w:ascii="Times New Roman" w:hAnsi="Times New Roman" w:cs="Times New Roman"/>
          <w:b/>
          <w:bCs/>
          <w:sz w:val="24"/>
          <w:szCs w:val="24"/>
          <w:rPrChange w:id="1" w:author="DELL" w:date="2026-08-26T15:11:00Z">
            <w:rPr>
              <w:del w:id="2" w:author="Swapnil Kamble" w:date="2026-08-26T16:02:00Z" w16du:dateUtc="2026-08-26T10:32:00Z"/>
              <w:b/>
              <w:bCs/>
            </w:rPr>
          </w:rPrChange>
        </w:rPr>
      </w:pPr>
      <w:del w:id="3" w:author="Swapnil Kamble" w:date="2026-08-26T16:02:00Z" w16du:dateUtc="2026-08-26T10:32:00Z">
        <w:r w:rsidRPr="00437A48" w:rsidDel="00C95056">
          <w:rPr>
            <w:rFonts w:ascii="Times New Roman" w:hAnsi="Times New Roman" w:cs="Times New Roman"/>
            <w:b/>
            <w:bCs/>
            <w:sz w:val="24"/>
            <w:szCs w:val="24"/>
            <w:rPrChange w:id="4" w:author="DELL" w:date="2026-08-26T15:11:00Z">
              <w:rPr>
                <w:b/>
                <w:bCs/>
              </w:rPr>
            </w:rPrChange>
          </w:rPr>
          <w:delText xml:space="preserve">Title </w:delText>
        </w:r>
      </w:del>
    </w:p>
    <w:p w14:paraId="251D2A09" w14:textId="5D8C496F" w:rsidR="00E14308" w:rsidRPr="00437A48" w:rsidRDefault="00016055">
      <w:pPr>
        <w:rPr>
          <w:rFonts w:ascii="Times New Roman" w:hAnsi="Times New Roman" w:cs="Times New Roman"/>
          <w:sz w:val="24"/>
          <w:szCs w:val="24"/>
          <w:rPrChange w:id="5" w:author="DELL" w:date="2026-08-26T15:11:00Z">
            <w:rPr/>
          </w:rPrChange>
        </w:rPr>
      </w:pPr>
      <w:r w:rsidRPr="00437A48">
        <w:rPr>
          <w:rFonts w:ascii="Times New Roman" w:hAnsi="Times New Roman" w:cs="Times New Roman"/>
          <w:sz w:val="24"/>
          <w:szCs w:val="24"/>
          <w:rPrChange w:id="6" w:author="DELL" w:date="2026-08-26T15:11:00Z">
            <w:rPr/>
          </w:rPrChange>
        </w:rPr>
        <w:t xml:space="preserve">Machine Learning-Guided Design of 3D Scaffolds for Healthy Liver Tissue Engineering and Regenerative Applications in </w:t>
      </w:r>
      <w:r w:rsidR="00437A48" w:rsidRPr="00437A48">
        <w:rPr>
          <w:rFonts w:ascii="Times New Roman" w:hAnsi="Times New Roman" w:cs="Times New Roman"/>
          <w:sz w:val="24"/>
          <w:szCs w:val="24"/>
          <w:rPrChange w:id="7" w:author="DELL" w:date="2026-08-26T15:11:00Z">
            <w:rPr/>
          </w:rPrChange>
        </w:rPr>
        <w:t>Defence.</w:t>
      </w:r>
    </w:p>
    <w:p w14:paraId="0FA4FB87" w14:textId="4D0AA3AB" w:rsidR="00C95056" w:rsidRDefault="00C95056">
      <w:pPr>
        <w:rPr>
          <w:ins w:id="8" w:author="Swapnil Kamble" w:date="2026-08-26T16:03:00Z" w16du:dateUtc="2026-08-26T10:33:00Z"/>
          <w:rFonts w:ascii="Times New Roman" w:hAnsi="Times New Roman" w:cs="Times New Roman"/>
          <w:b/>
          <w:bCs/>
          <w:sz w:val="24"/>
          <w:szCs w:val="24"/>
        </w:rPr>
      </w:pPr>
      <w:ins w:id="9" w:author="Swapnil Kamble" w:date="2026-08-26T16:02:00Z" w16du:dateUtc="2026-08-26T10:32:00Z">
        <w:r>
          <w:rPr>
            <w:rFonts w:ascii="Times New Roman" w:hAnsi="Times New Roman" w:cs="Times New Roman"/>
            <w:b/>
            <w:bCs/>
            <w:sz w:val="24"/>
            <w:szCs w:val="24"/>
          </w:rPr>
          <w:t xml:space="preserve">Harshal </w:t>
        </w:r>
      </w:ins>
      <w:ins w:id="10" w:author="Swapnil Kamble" w:date="2026-08-26T16:03:00Z" w16du:dateUtc="2026-08-26T10:33:00Z">
        <w:r w:rsidRPr="00C95056">
          <w:rPr>
            <w:rFonts w:ascii="Times New Roman" w:hAnsi="Times New Roman" w:cs="Times New Roman"/>
            <w:b/>
            <w:bCs/>
            <w:sz w:val="24"/>
            <w:szCs w:val="24"/>
            <w:vertAlign w:val="superscript"/>
            <w:rPrChange w:id="11" w:author="Swapnil Kamble" w:date="2026-08-26T16:05:00Z" w16du:dateUtc="2026-08-26T10:35:00Z">
              <w:rPr>
                <w:rFonts w:ascii="Times New Roman" w:hAnsi="Times New Roman" w:cs="Times New Roman"/>
                <w:b/>
                <w:bCs/>
                <w:sz w:val="24"/>
                <w:szCs w:val="24"/>
              </w:rPr>
            </w:rPrChange>
          </w:rPr>
          <w:t>1#</w:t>
        </w:r>
        <w:r>
          <w:rPr>
            <w:rFonts w:ascii="Times New Roman" w:hAnsi="Times New Roman" w:cs="Times New Roman"/>
            <w:b/>
            <w:bCs/>
            <w:sz w:val="24"/>
            <w:szCs w:val="24"/>
          </w:rPr>
          <w:t xml:space="preserve">, Harshada Vegare </w:t>
        </w:r>
        <w:r w:rsidRPr="00C95056">
          <w:rPr>
            <w:rFonts w:ascii="Times New Roman" w:hAnsi="Times New Roman" w:cs="Times New Roman"/>
            <w:b/>
            <w:bCs/>
            <w:sz w:val="24"/>
            <w:szCs w:val="24"/>
            <w:vertAlign w:val="superscript"/>
            <w:rPrChange w:id="12" w:author="Swapnil Kamble" w:date="2026-08-26T16:05:00Z" w16du:dateUtc="2026-08-26T10:35:00Z">
              <w:rPr>
                <w:rFonts w:ascii="Times New Roman" w:hAnsi="Times New Roman" w:cs="Times New Roman"/>
                <w:b/>
                <w:bCs/>
                <w:sz w:val="24"/>
                <w:szCs w:val="24"/>
              </w:rPr>
            </w:rPrChange>
          </w:rPr>
          <w:t>1#</w:t>
        </w:r>
        <w:r>
          <w:rPr>
            <w:rFonts w:ascii="Times New Roman" w:hAnsi="Times New Roman" w:cs="Times New Roman"/>
            <w:b/>
            <w:bCs/>
            <w:sz w:val="24"/>
            <w:szCs w:val="24"/>
          </w:rPr>
          <w:t xml:space="preserve">, Swapnil C. Kamble </w:t>
        </w:r>
        <w:r w:rsidRPr="00C95056">
          <w:rPr>
            <w:rFonts w:ascii="Times New Roman" w:hAnsi="Times New Roman" w:cs="Times New Roman"/>
            <w:b/>
            <w:bCs/>
            <w:sz w:val="24"/>
            <w:szCs w:val="24"/>
            <w:vertAlign w:val="superscript"/>
            <w:rPrChange w:id="13" w:author="Swapnil Kamble" w:date="2026-08-26T16:05:00Z" w16du:dateUtc="2026-08-26T10:35:00Z">
              <w:rPr>
                <w:rFonts w:ascii="Times New Roman" w:hAnsi="Times New Roman" w:cs="Times New Roman"/>
                <w:b/>
                <w:bCs/>
                <w:sz w:val="24"/>
                <w:szCs w:val="24"/>
              </w:rPr>
            </w:rPrChange>
          </w:rPr>
          <w:t>1*</w:t>
        </w:r>
      </w:ins>
    </w:p>
    <w:p w14:paraId="4DE25E3C" w14:textId="7181500A" w:rsidR="00C95056" w:rsidRPr="00C95056" w:rsidRDefault="00C95056">
      <w:pPr>
        <w:rPr>
          <w:ins w:id="14" w:author="Swapnil Kamble" w:date="2026-08-26T16:03:00Z" w16du:dateUtc="2026-08-26T10:33:00Z"/>
          <w:rFonts w:ascii="Times New Roman" w:hAnsi="Times New Roman" w:cs="Times New Roman"/>
          <w:sz w:val="24"/>
          <w:szCs w:val="24"/>
          <w:rPrChange w:id="15" w:author="Swapnil Kamble" w:date="2026-08-26T16:05:00Z" w16du:dateUtc="2026-08-26T10:35:00Z">
            <w:rPr>
              <w:ins w:id="16" w:author="Swapnil Kamble" w:date="2026-08-26T16:03:00Z" w16du:dateUtc="2026-08-26T10:33:00Z"/>
              <w:rFonts w:ascii="Times New Roman" w:hAnsi="Times New Roman" w:cs="Times New Roman"/>
              <w:b/>
              <w:bCs/>
              <w:sz w:val="24"/>
              <w:szCs w:val="24"/>
            </w:rPr>
          </w:rPrChange>
        </w:rPr>
      </w:pPr>
      <w:ins w:id="17" w:author="Swapnil Kamble" w:date="2026-08-26T16:03:00Z" w16du:dateUtc="2026-08-26T10:33:00Z">
        <w:r w:rsidRPr="00C95056">
          <w:rPr>
            <w:rFonts w:ascii="Times New Roman" w:hAnsi="Times New Roman" w:cs="Times New Roman"/>
            <w:sz w:val="24"/>
            <w:szCs w:val="24"/>
            <w:vertAlign w:val="superscript"/>
            <w:rPrChange w:id="18" w:author="Swapnil Kamble" w:date="2026-08-26T16:05:00Z" w16du:dateUtc="2026-08-26T10:35:00Z">
              <w:rPr>
                <w:rFonts w:ascii="Times New Roman" w:hAnsi="Times New Roman" w:cs="Times New Roman"/>
                <w:b/>
                <w:bCs/>
                <w:sz w:val="24"/>
                <w:szCs w:val="24"/>
              </w:rPr>
            </w:rPrChange>
          </w:rPr>
          <w:t>#</w:t>
        </w:r>
        <w:r w:rsidRPr="00C95056">
          <w:rPr>
            <w:rFonts w:ascii="Times New Roman" w:hAnsi="Times New Roman" w:cs="Times New Roman"/>
            <w:sz w:val="24"/>
            <w:szCs w:val="24"/>
            <w:rPrChange w:id="19" w:author="Swapnil Kamble" w:date="2026-08-26T16:05:00Z" w16du:dateUtc="2026-08-26T10:35:00Z">
              <w:rPr>
                <w:rFonts w:ascii="Times New Roman" w:hAnsi="Times New Roman" w:cs="Times New Roman"/>
                <w:b/>
                <w:bCs/>
                <w:sz w:val="24"/>
                <w:szCs w:val="24"/>
              </w:rPr>
            </w:rPrChange>
          </w:rPr>
          <w:t xml:space="preserve"> Both authors contributed equally</w:t>
        </w:r>
      </w:ins>
      <w:ins w:id="20" w:author="Swapnil Kamble" w:date="2026-08-26T16:43:00Z" w16du:dateUtc="2026-08-26T11:13:00Z">
        <w:r w:rsidR="00D635D9">
          <w:rPr>
            <w:rFonts w:ascii="Times New Roman" w:hAnsi="Times New Roman" w:cs="Times New Roman"/>
            <w:sz w:val="24"/>
            <w:szCs w:val="24"/>
          </w:rPr>
          <w:t>.</w:t>
        </w:r>
      </w:ins>
      <w:ins w:id="21" w:author="Swapnil Kamble" w:date="2026-08-26T16:03:00Z" w16du:dateUtc="2026-08-26T10:33:00Z">
        <w:r w:rsidRPr="00C95056">
          <w:rPr>
            <w:rFonts w:ascii="Times New Roman" w:hAnsi="Times New Roman" w:cs="Times New Roman"/>
            <w:sz w:val="24"/>
            <w:szCs w:val="24"/>
            <w:rPrChange w:id="22" w:author="Swapnil Kamble" w:date="2026-08-26T16:05:00Z" w16du:dateUtc="2026-08-26T10:35:00Z">
              <w:rPr>
                <w:rFonts w:ascii="Times New Roman" w:hAnsi="Times New Roman" w:cs="Times New Roman"/>
                <w:b/>
                <w:bCs/>
                <w:sz w:val="24"/>
                <w:szCs w:val="24"/>
              </w:rPr>
            </w:rPrChange>
          </w:rPr>
          <w:t xml:space="preserve"> </w:t>
        </w:r>
      </w:ins>
    </w:p>
    <w:p w14:paraId="0B47C92C" w14:textId="4BD4768A" w:rsidR="00C95056" w:rsidRPr="00C95056" w:rsidRDefault="00C95056">
      <w:pPr>
        <w:rPr>
          <w:ins w:id="23" w:author="Swapnil Kamble" w:date="2026-08-26T16:04:00Z" w16du:dateUtc="2026-08-26T10:34:00Z"/>
          <w:rFonts w:ascii="Times New Roman" w:hAnsi="Times New Roman" w:cs="Times New Roman"/>
          <w:sz w:val="24"/>
          <w:szCs w:val="24"/>
          <w:rPrChange w:id="24" w:author="Swapnil Kamble" w:date="2026-08-26T16:05:00Z" w16du:dateUtc="2026-08-26T10:35:00Z">
            <w:rPr>
              <w:ins w:id="25" w:author="Swapnil Kamble" w:date="2026-08-26T16:04:00Z" w16du:dateUtc="2026-08-26T10:34:00Z"/>
              <w:rFonts w:ascii="Times New Roman" w:hAnsi="Times New Roman" w:cs="Times New Roman"/>
              <w:b/>
              <w:bCs/>
              <w:sz w:val="24"/>
              <w:szCs w:val="24"/>
            </w:rPr>
          </w:rPrChange>
        </w:rPr>
      </w:pPr>
      <w:ins w:id="26" w:author="Swapnil Kamble" w:date="2026-08-26T16:04:00Z" w16du:dateUtc="2026-08-26T10:34:00Z">
        <w:r w:rsidRPr="00C95056">
          <w:rPr>
            <w:rFonts w:ascii="Times New Roman" w:hAnsi="Times New Roman" w:cs="Times New Roman"/>
            <w:sz w:val="24"/>
            <w:szCs w:val="24"/>
            <w:vertAlign w:val="superscript"/>
            <w:rPrChange w:id="27" w:author="Swapnil Kamble" w:date="2026-08-26T16:05:00Z" w16du:dateUtc="2026-08-26T10:35:00Z">
              <w:rPr>
                <w:rFonts w:ascii="Times New Roman" w:hAnsi="Times New Roman" w:cs="Times New Roman"/>
                <w:b/>
                <w:bCs/>
                <w:sz w:val="24"/>
                <w:szCs w:val="24"/>
              </w:rPr>
            </w:rPrChange>
          </w:rPr>
          <w:t>1</w:t>
        </w:r>
        <w:r w:rsidRPr="00C95056">
          <w:rPr>
            <w:rFonts w:ascii="Times New Roman" w:hAnsi="Times New Roman" w:cs="Times New Roman"/>
            <w:sz w:val="24"/>
            <w:szCs w:val="24"/>
            <w:rPrChange w:id="28" w:author="Swapnil Kamble" w:date="2026-08-26T16:05:00Z" w16du:dateUtc="2026-08-26T10:35:00Z">
              <w:rPr>
                <w:rFonts w:ascii="Times New Roman" w:hAnsi="Times New Roman" w:cs="Times New Roman"/>
                <w:b/>
                <w:bCs/>
                <w:sz w:val="24"/>
                <w:szCs w:val="24"/>
              </w:rPr>
            </w:rPrChange>
          </w:rPr>
          <w:t xml:space="preserve"> Department of Technology, Savitribai Phule Pune Unive</w:t>
        </w:r>
      </w:ins>
      <w:ins w:id="29" w:author="Swapnil Kamble" w:date="2026-08-26T16:05:00Z" w16du:dateUtc="2026-08-26T10:35:00Z">
        <w:r w:rsidRPr="00C95056">
          <w:rPr>
            <w:rFonts w:ascii="Times New Roman" w:hAnsi="Times New Roman" w:cs="Times New Roman"/>
            <w:sz w:val="24"/>
            <w:szCs w:val="24"/>
            <w:rPrChange w:id="30" w:author="Swapnil Kamble" w:date="2026-08-26T16:05:00Z" w16du:dateUtc="2026-08-26T10:35:00Z">
              <w:rPr>
                <w:rFonts w:ascii="Times New Roman" w:hAnsi="Times New Roman" w:cs="Times New Roman"/>
                <w:b/>
                <w:bCs/>
                <w:sz w:val="24"/>
                <w:szCs w:val="24"/>
              </w:rPr>
            </w:rPrChange>
          </w:rPr>
          <w:t>rsity, Ganeshkhind, Pune 411007, Maharashtra, India</w:t>
        </w:r>
      </w:ins>
    </w:p>
    <w:p w14:paraId="5EB83FB9" w14:textId="26E0707A" w:rsidR="00C95056" w:rsidRPr="00C95056" w:rsidRDefault="00C95056">
      <w:pPr>
        <w:rPr>
          <w:ins w:id="31" w:author="Swapnil Kamble" w:date="2026-08-26T16:02:00Z" w16du:dateUtc="2026-08-26T10:32:00Z"/>
          <w:rFonts w:ascii="Times New Roman" w:hAnsi="Times New Roman" w:cs="Times New Roman"/>
          <w:sz w:val="24"/>
          <w:szCs w:val="24"/>
          <w:rPrChange w:id="32" w:author="Swapnil Kamble" w:date="2026-08-26T16:05:00Z" w16du:dateUtc="2026-08-26T10:35:00Z">
            <w:rPr>
              <w:ins w:id="33" w:author="Swapnil Kamble" w:date="2026-08-26T16:02:00Z" w16du:dateUtc="2026-08-26T10:32:00Z"/>
              <w:rFonts w:ascii="Times New Roman" w:hAnsi="Times New Roman" w:cs="Times New Roman"/>
              <w:b/>
              <w:bCs/>
              <w:sz w:val="24"/>
              <w:szCs w:val="24"/>
            </w:rPr>
          </w:rPrChange>
        </w:rPr>
      </w:pPr>
      <w:ins w:id="34" w:author="Swapnil Kamble" w:date="2026-08-26T16:03:00Z" w16du:dateUtc="2026-08-26T10:33:00Z">
        <w:r w:rsidRPr="00C95056">
          <w:rPr>
            <w:rFonts w:ascii="Times New Roman" w:hAnsi="Times New Roman" w:cs="Times New Roman"/>
            <w:sz w:val="24"/>
            <w:szCs w:val="24"/>
            <w:vertAlign w:val="superscript"/>
            <w:rPrChange w:id="35" w:author="Swapnil Kamble" w:date="2026-08-26T16:05:00Z" w16du:dateUtc="2026-08-26T10:35:00Z">
              <w:rPr>
                <w:rFonts w:ascii="Times New Roman" w:hAnsi="Times New Roman" w:cs="Times New Roman"/>
                <w:b/>
                <w:bCs/>
                <w:sz w:val="24"/>
                <w:szCs w:val="24"/>
              </w:rPr>
            </w:rPrChange>
          </w:rPr>
          <w:t>*</w:t>
        </w:r>
        <w:r w:rsidRPr="00C95056">
          <w:rPr>
            <w:rFonts w:ascii="Times New Roman" w:hAnsi="Times New Roman" w:cs="Times New Roman"/>
            <w:sz w:val="24"/>
            <w:szCs w:val="24"/>
            <w:rPrChange w:id="36" w:author="Swapnil Kamble" w:date="2026-08-26T16:05:00Z" w16du:dateUtc="2026-08-26T10:35:00Z">
              <w:rPr>
                <w:rFonts w:ascii="Times New Roman" w:hAnsi="Times New Roman" w:cs="Times New Roman"/>
                <w:b/>
                <w:bCs/>
                <w:sz w:val="24"/>
                <w:szCs w:val="24"/>
              </w:rPr>
            </w:rPrChange>
          </w:rPr>
          <w:t xml:space="preserve"> Correspondence – sckamble@unipune.ac.in</w:t>
        </w:r>
      </w:ins>
    </w:p>
    <w:p w14:paraId="2657BCF0" w14:textId="5A41213D" w:rsidR="00016055" w:rsidRPr="00437A48" w:rsidRDefault="00016055">
      <w:pPr>
        <w:rPr>
          <w:rFonts w:ascii="Times New Roman" w:hAnsi="Times New Roman" w:cs="Times New Roman"/>
          <w:b/>
          <w:bCs/>
          <w:sz w:val="24"/>
          <w:szCs w:val="24"/>
          <w:rPrChange w:id="37" w:author="DELL" w:date="2026-08-26T15:11:00Z">
            <w:rPr>
              <w:b/>
              <w:bCs/>
            </w:rPr>
          </w:rPrChange>
        </w:rPr>
      </w:pPr>
      <w:r w:rsidRPr="00437A48">
        <w:rPr>
          <w:rFonts w:ascii="Times New Roman" w:hAnsi="Times New Roman" w:cs="Times New Roman"/>
          <w:b/>
          <w:bCs/>
          <w:sz w:val="24"/>
          <w:szCs w:val="24"/>
          <w:rPrChange w:id="38" w:author="DELL" w:date="2026-08-26T15:11:00Z">
            <w:rPr>
              <w:b/>
              <w:bCs/>
            </w:rPr>
          </w:rPrChange>
        </w:rPr>
        <w:t xml:space="preserve">Abstract </w:t>
      </w:r>
    </w:p>
    <w:p w14:paraId="083C3FE8" w14:textId="77777777" w:rsidR="0073608A" w:rsidRDefault="00016055" w:rsidP="0020042D">
      <w:pPr>
        <w:jc w:val="both"/>
        <w:rPr>
          <w:ins w:id="39" w:author="Swapnil Kamble" w:date="2026-08-26T16:28:00Z" w16du:dateUtc="2026-08-26T10:58:00Z"/>
          <w:rFonts w:ascii="Times New Roman" w:hAnsi="Times New Roman" w:cs="Times New Roman"/>
          <w:sz w:val="24"/>
          <w:szCs w:val="24"/>
        </w:rPr>
      </w:pPr>
      <w:r w:rsidRPr="00437A48">
        <w:rPr>
          <w:rFonts w:ascii="Times New Roman" w:hAnsi="Times New Roman" w:cs="Times New Roman"/>
          <w:sz w:val="24"/>
          <w:szCs w:val="24"/>
          <w:rPrChange w:id="40" w:author="DELL" w:date="2026-08-26T15:11:00Z">
            <w:rPr/>
          </w:rPrChange>
        </w:rPr>
        <w:t xml:space="preserve">Hydrogel-based 3D scaffolds </w:t>
      </w:r>
      <w:del w:id="41" w:author="Swapnil Kamble" w:date="2026-08-26T16:06:00Z" w16du:dateUtc="2026-08-26T10:36:00Z">
        <w:r w:rsidRPr="00437A48" w:rsidDel="00C95056">
          <w:rPr>
            <w:rFonts w:ascii="Times New Roman" w:hAnsi="Times New Roman" w:cs="Times New Roman"/>
            <w:sz w:val="24"/>
            <w:szCs w:val="24"/>
            <w:rPrChange w:id="42" w:author="DELL" w:date="2026-08-26T15:11:00Z">
              <w:rPr/>
            </w:rPrChange>
          </w:rPr>
          <w:delText xml:space="preserve">are </w:delText>
        </w:r>
      </w:del>
      <w:ins w:id="43" w:author="Swapnil Kamble" w:date="2026-08-26T16:06:00Z" w16du:dateUtc="2026-08-26T10:36:00Z">
        <w:r w:rsidR="00C95056">
          <w:rPr>
            <w:rFonts w:ascii="Times New Roman" w:hAnsi="Times New Roman" w:cs="Times New Roman"/>
            <w:sz w:val="24"/>
            <w:szCs w:val="24"/>
          </w:rPr>
          <w:t>provide</w:t>
        </w:r>
        <w:r w:rsidR="00C95056" w:rsidRPr="00437A48">
          <w:rPr>
            <w:rFonts w:ascii="Times New Roman" w:hAnsi="Times New Roman" w:cs="Times New Roman"/>
            <w:sz w:val="24"/>
            <w:szCs w:val="24"/>
            <w:rPrChange w:id="44" w:author="DELL" w:date="2026-08-26T15:11:00Z">
              <w:rPr/>
            </w:rPrChange>
          </w:rPr>
          <w:t xml:space="preserve"> </w:t>
        </w:r>
      </w:ins>
      <w:r w:rsidRPr="00437A48">
        <w:rPr>
          <w:rFonts w:ascii="Times New Roman" w:hAnsi="Times New Roman" w:cs="Times New Roman"/>
          <w:sz w:val="24"/>
          <w:szCs w:val="24"/>
          <w:rPrChange w:id="45" w:author="DELL" w:date="2026-08-26T15:11:00Z">
            <w:rPr/>
          </w:rPrChange>
        </w:rPr>
        <w:t>versatile platforms for liver tissue engineering</w:t>
      </w:r>
      <w:ins w:id="46" w:author="Swapnil Kamble" w:date="2026-08-26T16:06:00Z" w16du:dateUtc="2026-08-26T10:36:00Z">
        <w:r w:rsidR="0020042D">
          <w:rPr>
            <w:rFonts w:ascii="Times New Roman" w:hAnsi="Times New Roman" w:cs="Times New Roman"/>
            <w:sz w:val="24"/>
            <w:szCs w:val="24"/>
          </w:rPr>
          <w:t xml:space="preserve">. </w:t>
        </w:r>
      </w:ins>
      <w:ins w:id="47" w:author="Swapnil Kamble" w:date="2026-08-26T16:07:00Z" w16du:dateUtc="2026-08-26T10:37:00Z">
        <w:r w:rsidR="0020042D">
          <w:rPr>
            <w:rFonts w:ascii="Times New Roman" w:hAnsi="Times New Roman" w:cs="Times New Roman"/>
            <w:sz w:val="24"/>
            <w:szCs w:val="24"/>
          </w:rPr>
          <w:t>Hydrogels provide</w:t>
        </w:r>
      </w:ins>
      <w:r w:rsidRPr="00437A48">
        <w:rPr>
          <w:rFonts w:ascii="Times New Roman" w:hAnsi="Times New Roman" w:cs="Times New Roman"/>
          <w:sz w:val="24"/>
          <w:szCs w:val="24"/>
          <w:rPrChange w:id="48" w:author="DELL" w:date="2026-08-26T15:11:00Z">
            <w:rPr/>
          </w:rPrChange>
        </w:rPr>
        <w:t xml:space="preserve"> </w:t>
      </w:r>
      <w:del w:id="49" w:author="Swapnil Kamble" w:date="2026-08-26T16:07:00Z" w16du:dateUtc="2026-08-26T10:37:00Z">
        <w:r w:rsidRPr="00437A48" w:rsidDel="0020042D">
          <w:rPr>
            <w:rFonts w:ascii="Times New Roman" w:hAnsi="Times New Roman" w:cs="Times New Roman"/>
            <w:sz w:val="24"/>
            <w:szCs w:val="24"/>
            <w:rPrChange w:id="50" w:author="DELL" w:date="2026-08-26T15:11:00Z">
              <w:rPr/>
            </w:rPrChange>
          </w:rPr>
          <w:delText xml:space="preserve">since </w:delText>
        </w:r>
      </w:del>
      <w:ins w:id="51" w:author="Swapnil Kamble" w:date="2026-08-26T16:07:00Z" w16du:dateUtc="2026-08-26T10:37:00Z">
        <w:r w:rsidR="0020042D">
          <w:rPr>
            <w:rFonts w:ascii="Times New Roman" w:hAnsi="Times New Roman" w:cs="Times New Roman"/>
            <w:sz w:val="24"/>
            <w:szCs w:val="24"/>
          </w:rPr>
          <w:t>suitable</w:t>
        </w:r>
        <w:r w:rsidR="0020042D" w:rsidRPr="00437A48">
          <w:rPr>
            <w:rFonts w:ascii="Times New Roman" w:hAnsi="Times New Roman" w:cs="Times New Roman"/>
            <w:sz w:val="24"/>
            <w:szCs w:val="24"/>
            <w:rPrChange w:id="52" w:author="DELL" w:date="2026-08-26T15:11:00Z">
              <w:rPr/>
            </w:rPrChange>
          </w:rPr>
          <w:t xml:space="preserve"> </w:t>
        </w:r>
      </w:ins>
      <w:del w:id="53" w:author="Swapnil Kamble" w:date="2026-08-26T16:07:00Z" w16du:dateUtc="2026-08-26T10:37:00Z">
        <w:r w:rsidRPr="00437A48" w:rsidDel="0020042D">
          <w:rPr>
            <w:rFonts w:ascii="Times New Roman" w:hAnsi="Times New Roman" w:cs="Times New Roman"/>
            <w:sz w:val="24"/>
            <w:szCs w:val="24"/>
            <w:rPrChange w:id="54" w:author="DELL" w:date="2026-08-26T15:11:00Z">
              <w:rPr/>
            </w:rPrChange>
          </w:rPr>
          <w:delText xml:space="preserve">their </w:delText>
        </w:r>
      </w:del>
      <w:r w:rsidRPr="00437A48">
        <w:rPr>
          <w:rFonts w:ascii="Times New Roman" w:hAnsi="Times New Roman" w:cs="Times New Roman"/>
          <w:sz w:val="24"/>
          <w:szCs w:val="24"/>
          <w:rPrChange w:id="55" w:author="DELL" w:date="2026-08-26T15:11:00Z">
            <w:rPr/>
          </w:rPrChange>
        </w:rPr>
        <w:t xml:space="preserve">biochemical composition, network architecture, swelling properties, mechanical properties, degradation profiles, and surface characteristics </w:t>
      </w:r>
      <w:ins w:id="56" w:author="Swapnil Kamble" w:date="2026-08-26T16:07:00Z" w16du:dateUtc="2026-08-26T10:37:00Z">
        <w:r w:rsidR="0020042D">
          <w:rPr>
            <w:rFonts w:ascii="Times New Roman" w:hAnsi="Times New Roman" w:cs="Times New Roman"/>
            <w:sz w:val="24"/>
            <w:szCs w:val="24"/>
          </w:rPr>
          <w:t xml:space="preserve">that </w:t>
        </w:r>
      </w:ins>
      <w:r w:rsidRPr="00437A48">
        <w:rPr>
          <w:rFonts w:ascii="Times New Roman" w:hAnsi="Times New Roman" w:cs="Times New Roman"/>
          <w:sz w:val="24"/>
          <w:szCs w:val="24"/>
          <w:rPrChange w:id="57" w:author="DELL" w:date="2026-08-26T15:11:00Z">
            <w:rPr/>
          </w:rPrChange>
        </w:rPr>
        <w:t>can be modulated to recreate key aspects of liver extracellular matrix. Artificial intelligence (AI) and machine learning (ML) offer opportunities to elucidate the complex interrelationships between scaffold material properties and cellular response</w:t>
      </w:r>
      <w:del w:id="58" w:author="Swapnil Kamble" w:date="2026-08-26T16:08:00Z" w16du:dateUtc="2026-08-26T10:38:00Z">
        <w:r w:rsidRPr="00437A48" w:rsidDel="0020042D">
          <w:rPr>
            <w:rFonts w:ascii="Times New Roman" w:hAnsi="Times New Roman" w:cs="Times New Roman"/>
            <w:sz w:val="24"/>
            <w:szCs w:val="24"/>
            <w:rPrChange w:id="59" w:author="DELL" w:date="2026-08-26T15:11:00Z">
              <w:rPr/>
            </w:rPrChange>
          </w:rPr>
          <w:delText xml:space="preserve">; </w:delText>
        </w:r>
      </w:del>
      <w:ins w:id="60" w:author="Swapnil Kamble" w:date="2026-08-26T16:08:00Z" w16du:dateUtc="2026-08-26T10:38:00Z">
        <w:r w:rsidR="0020042D">
          <w:rPr>
            <w:rFonts w:ascii="Times New Roman" w:hAnsi="Times New Roman" w:cs="Times New Roman"/>
            <w:sz w:val="24"/>
            <w:szCs w:val="24"/>
          </w:rPr>
          <w:t>.</w:t>
        </w:r>
        <w:r w:rsidR="0020042D" w:rsidRPr="00437A48">
          <w:rPr>
            <w:rFonts w:ascii="Times New Roman" w:hAnsi="Times New Roman" w:cs="Times New Roman"/>
            <w:sz w:val="24"/>
            <w:szCs w:val="24"/>
            <w:rPrChange w:id="61" w:author="DELL" w:date="2026-08-26T15:11:00Z">
              <w:rPr/>
            </w:rPrChange>
          </w:rPr>
          <w:t xml:space="preserve"> </w:t>
        </w:r>
      </w:ins>
      <w:del w:id="62" w:author="Swapnil Kamble" w:date="2026-08-26T16:08:00Z" w16du:dateUtc="2026-08-26T10:38:00Z">
        <w:r w:rsidRPr="00437A48" w:rsidDel="0020042D">
          <w:rPr>
            <w:rFonts w:ascii="Times New Roman" w:hAnsi="Times New Roman" w:cs="Times New Roman"/>
            <w:sz w:val="24"/>
            <w:szCs w:val="24"/>
            <w:rPrChange w:id="63" w:author="DELL" w:date="2026-08-26T15:11:00Z">
              <w:rPr/>
            </w:rPrChange>
          </w:rPr>
          <w:delText>however</w:delText>
        </w:r>
      </w:del>
      <w:ins w:id="64" w:author="Swapnil Kamble" w:date="2026-08-26T16:08:00Z" w16du:dateUtc="2026-08-26T10:38:00Z">
        <w:r w:rsidR="0020042D">
          <w:rPr>
            <w:rFonts w:ascii="Times New Roman" w:hAnsi="Times New Roman" w:cs="Times New Roman"/>
            <w:sz w:val="24"/>
            <w:szCs w:val="24"/>
          </w:rPr>
          <w:t>H</w:t>
        </w:r>
        <w:r w:rsidR="0020042D" w:rsidRPr="00437A48">
          <w:rPr>
            <w:rFonts w:ascii="Times New Roman" w:hAnsi="Times New Roman" w:cs="Times New Roman"/>
            <w:sz w:val="24"/>
            <w:szCs w:val="24"/>
            <w:rPrChange w:id="65" w:author="DELL" w:date="2026-08-26T15:11:00Z">
              <w:rPr/>
            </w:rPrChange>
          </w:rPr>
          <w:t>owever</w:t>
        </w:r>
      </w:ins>
      <w:r w:rsidRPr="00437A48">
        <w:rPr>
          <w:rFonts w:ascii="Times New Roman" w:hAnsi="Times New Roman" w:cs="Times New Roman"/>
          <w:sz w:val="24"/>
          <w:szCs w:val="24"/>
          <w:rPrChange w:id="66" w:author="DELL" w:date="2026-08-26T15:11:00Z">
            <w:rPr/>
          </w:rPrChange>
        </w:rPr>
        <w:t xml:space="preserve">, their application to liver tissue engineering has been hindered by the lack of comprehensive, standardized datasets that combine scaffold properties with functional hepatic outcomes. This study aimed to generate a data-driven design framework for the design and optimization of synthetic 3D hydrogel scaffolds for functional healthy liver tissue engineering. Experimental data were systematically extracted from published studies involving distinct synthetic polymers or polymer combinations investigated for liver tissue engineering. Polymer type and formulation, polymer concentration, polymer combinations, crosslinking conditions, fabrication parameters, pore size, porosity, swelling characteristics, mechanical properties, degradation profile, permeability, and surface characteristics, alongside biological outcomes, including cell viability, proliferation, albumin production, urea synthesis, CYP activity, hepatic morphology, and extracellular matrix formation where reported, were extracted. The collected data were standardized into an integrated scaffold-property-hepatic response dataset. Exploratory analysis was performed to determine the most pertinent scaffold parameters associated with healthy hepatic functionality, and these were used to build training and independent test datasets for development and validation of the predictive framework. The framework was designed to elucidate associations between polymer composition and scaffold characteristics related to a healthy hepatic phenotype and predict an optimized 3D hydrogel scaffold according to prescribed functional requirements. The resultant predicted scaffold design was subsequently </w:t>
      </w:r>
      <w:del w:id="67" w:author="Swapnil Kamble" w:date="2026-08-26T16:22:00Z" w16du:dateUtc="2026-08-26T10:52:00Z">
        <w:r w:rsidRPr="00437A48" w:rsidDel="007C0F78">
          <w:rPr>
            <w:rFonts w:ascii="Times New Roman" w:hAnsi="Times New Roman" w:cs="Times New Roman"/>
            <w:sz w:val="24"/>
            <w:szCs w:val="24"/>
            <w:rPrChange w:id="68" w:author="DELL" w:date="2026-08-26T15:11:00Z">
              <w:rPr/>
            </w:rPrChange>
          </w:rPr>
          <w:delText xml:space="preserve">intended to be </w:delText>
        </w:r>
      </w:del>
      <w:r w:rsidRPr="00437A48">
        <w:rPr>
          <w:rFonts w:ascii="Times New Roman" w:hAnsi="Times New Roman" w:cs="Times New Roman"/>
          <w:sz w:val="24"/>
          <w:szCs w:val="24"/>
          <w:rPrChange w:id="69" w:author="DELL" w:date="2026-08-26T15:11:00Z">
            <w:rPr/>
          </w:rPrChange>
        </w:rPr>
        <w:t xml:space="preserve">fabricated using a suitable hydrogel-based method and experimentally characterized and biologically validated. </w:t>
      </w:r>
    </w:p>
    <w:p w14:paraId="5BDB111D" w14:textId="0DFCFC50" w:rsidR="00016055" w:rsidRPr="00437A48" w:rsidRDefault="005B117A" w:rsidP="0020042D">
      <w:pPr>
        <w:jc w:val="both"/>
        <w:rPr>
          <w:rFonts w:ascii="Times New Roman" w:hAnsi="Times New Roman" w:cs="Times New Roman"/>
          <w:sz w:val="24"/>
          <w:szCs w:val="24"/>
          <w:rPrChange w:id="70" w:author="DELL" w:date="2026-08-26T15:11:00Z">
            <w:rPr/>
          </w:rPrChange>
        </w:rPr>
        <w:pPrChange w:id="71" w:author="Swapnil Kamble" w:date="2026-08-26T16:07:00Z" w16du:dateUtc="2026-08-26T10:37:00Z">
          <w:pPr/>
        </w:pPrChange>
      </w:pPr>
      <w:ins w:id="72" w:author="Swapnil Kamble" w:date="2026-08-26T16:39:00Z" w16du:dateUtc="2026-08-26T11:09:00Z">
        <w:r>
          <w:rPr>
            <w:rFonts w:ascii="Times New Roman" w:hAnsi="Times New Roman" w:cs="Times New Roman"/>
            <w:sz w:val="24"/>
            <w:szCs w:val="24"/>
          </w:rPr>
          <w:t xml:space="preserve">Considering the urgent need for an liver transplant in situations of conflict, </w:t>
        </w:r>
      </w:ins>
      <w:del w:id="73" w:author="Swapnil Kamble" w:date="2026-08-26T16:39:00Z" w16du:dateUtc="2026-08-26T11:09:00Z">
        <w:r w:rsidR="00016055" w:rsidRPr="00437A48" w:rsidDel="005B117A">
          <w:rPr>
            <w:rFonts w:ascii="Times New Roman" w:hAnsi="Times New Roman" w:cs="Times New Roman"/>
            <w:sz w:val="24"/>
            <w:szCs w:val="24"/>
            <w:rPrChange w:id="74" w:author="DELL" w:date="2026-08-26T15:11:00Z">
              <w:rPr/>
            </w:rPrChange>
          </w:rPr>
          <w:delText xml:space="preserve">The </w:delText>
        </w:r>
      </w:del>
      <w:ins w:id="75" w:author="Swapnil Kamble" w:date="2026-08-26T16:39:00Z" w16du:dateUtc="2026-08-26T11:09:00Z">
        <w:r>
          <w:rPr>
            <w:rFonts w:ascii="Times New Roman" w:hAnsi="Times New Roman" w:cs="Times New Roman"/>
            <w:sz w:val="24"/>
            <w:szCs w:val="24"/>
          </w:rPr>
          <w:t>t</w:t>
        </w:r>
        <w:r w:rsidRPr="00437A48">
          <w:rPr>
            <w:rFonts w:ascii="Times New Roman" w:hAnsi="Times New Roman" w:cs="Times New Roman"/>
            <w:sz w:val="24"/>
            <w:szCs w:val="24"/>
            <w:rPrChange w:id="76" w:author="DELL" w:date="2026-08-26T15:11:00Z">
              <w:rPr/>
            </w:rPrChange>
          </w:rPr>
          <w:t xml:space="preserve">he </w:t>
        </w:r>
      </w:ins>
      <w:r w:rsidR="00016055" w:rsidRPr="00437A48">
        <w:rPr>
          <w:rFonts w:ascii="Times New Roman" w:hAnsi="Times New Roman" w:cs="Times New Roman"/>
          <w:sz w:val="24"/>
          <w:szCs w:val="24"/>
          <w:rPrChange w:id="77" w:author="DELL" w:date="2026-08-26T15:11:00Z">
            <w:rPr/>
          </w:rPrChange>
        </w:rPr>
        <w:t xml:space="preserve">proposed strategy </w:t>
      </w:r>
      <w:del w:id="78" w:author="Swapnil Kamble" w:date="2026-08-26T16:40:00Z" w16du:dateUtc="2026-08-26T11:10:00Z">
        <w:r w:rsidR="00016055" w:rsidRPr="00437A48" w:rsidDel="005B117A">
          <w:rPr>
            <w:rFonts w:ascii="Times New Roman" w:hAnsi="Times New Roman" w:cs="Times New Roman"/>
            <w:sz w:val="24"/>
            <w:szCs w:val="24"/>
            <w:rPrChange w:id="79" w:author="DELL" w:date="2026-08-26T15:11:00Z">
              <w:rPr/>
            </w:rPrChange>
          </w:rPr>
          <w:delText xml:space="preserve">was </w:delText>
        </w:r>
      </w:del>
      <w:ins w:id="80" w:author="Swapnil Kamble" w:date="2026-08-26T16:40:00Z" w16du:dateUtc="2026-08-26T11:10:00Z">
        <w:r>
          <w:rPr>
            <w:rFonts w:ascii="Times New Roman" w:hAnsi="Times New Roman" w:cs="Times New Roman"/>
            <w:sz w:val="24"/>
            <w:szCs w:val="24"/>
          </w:rPr>
          <w:t>i</w:t>
        </w:r>
        <w:r w:rsidRPr="00437A48">
          <w:rPr>
            <w:rFonts w:ascii="Times New Roman" w:hAnsi="Times New Roman" w:cs="Times New Roman"/>
            <w:sz w:val="24"/>
            <w:szCs w:val="24"/>
            <w:rPrChange w:id="81" w:author="DELL" w:date="2026-08-26T15:11:00Z">
              <w:rPr/>
            </w:rPrChange>
          </w:rPr>
          <w:t xml:space="preserve">s </w:t>
        </w:r>
      </w:ins>
      <w:r w:rsidR="00016055" w:rsidRPr="00437A48">
        <w:rPr>
          <w:rFonts w:ascii="Times New Roman" w:hAnsi="Times New Roman" w:cs="Times New Roman"/>
          <w:sz w:val="24"/>
          <w:szCs w:val="24"/>
          <w:rPrChange w:id="82" w:author="DELL" w:date="2026-08-26T15:11:00Z">
            <w:rPr/>
          </w:rPrChange>
        </w:rPr>
        <w:t>anticipated to transition</w:t>
      </w:r>
      <w:ins w:id="83" w:author="Swapnil Kamble" w:date="2026-08-26T16:40:00Z" w16du:dateUtc="2026-08-26T11:10:00Z">
        <w:r>
          <w:rPr>
            <w:rFonts w:ascii="Times New Roman" w:hAnsi="Times New Roman" w:cs="Times New Roman"/>
            <w:sz w:val="24"/>
            <w:szCs w:val="24"/>
          </w:rPr>
          <w:t xml:space="preserve"> </w:t>
        </w:r>
      </w:ins>
      <w:del w:id="84" w:author="Swapnil Kamble" w:date="2026-08-26T16:40:00Z" w16du:dateUtc="2026-08-26T11:10:00Z">
        <w:r w:rsidR="00016055" w:rsidRPr="00437A48" w:rsidDel="005B117A">
          <w:rPr>
            <w:rFonts w:ascii="Times New Roman" w:hAnsi="Times New Roman" w:cs="Times New Roman"/>
            <w:sz w:val="24"/>
            <w:szCs w:val="24"/>
            <w:rPrChange w:id="85" w:author="DELL" w:date="2026-08-26T15:11:00Z">
              <w:rPr/>
            </w:rPrChange>
          </w:rPr>
          <w:delText xml:space="preserve"> </w:delText>
        </w:r>
      </w:del>
      <w:ins w:id="86" w:author="Swapnil Kamble" w:date="2026-08-26T16:40:00Z" w16du:dateUtc="2026-08-26T11:10:00Z">
        <w:r>
          <w:rPr>
            <w:rFonts w:ascii="Times New Roman" w:hAnsi="Times New Roman" w:cs="Times New Roman"/>
            <w:sz w:val="24"/>
            <w:szCs w:val="24"/>
          </w:rPr>
          <w:t xml:space="preserve"> </w:t>
        </w:r>
      </w:ins>
      <w:r w:rsidR="00016055" w:rsidRPr="00437A48">
        <w:rPr>
          <w:rFonts w:ascii="Times New Roman" w:hAnsi="Times New Roman" w:cs="Times New Roman"/>
          <w:sz w:val="24"/>
          <w:szCs w:val="24"/>
          <w:rPrChange w:id="87" w:author="DELL" w:date="2026-08-26T15:11:00Z">
            <w:rPr/>
          </w:rPrChange>
        </w:rPr>
        <w:t>synthetic liver scaffold development from traditional</w:t>
      </w:r>
      <w:ins w:id="88" w:author="Swapnil Kamble" w:date="2026-08-26T16:40:00Z" w16du:dateUtc="2026-08-26T11:10:00Z">
        <w:r>
          <w:rPr>
            <w:rFonts w:ascii="Times New Roman" w:hAnsi="Times New Roman" w:cs="Times New Roman"/>
            <w:sz w:val="24"/>
            <w:szCs w:val="24"/>
          </w:rPr>
          <w:t xml:space="preserve"> generic liver to patient </w:t>
        </w:r>
      </w:ins>
      <w:ins w:id="89" w:author="Swapnil Kamble" w:date="2026-08-26T16:41:00Z" w16du:dateUtc="2026-08-26T11:11:00Z">
        <w:r w:rsidRPr="005B117A">
          <w:rPr>
            <w:rFonts w:ascii="Times New Roman" w:hAnsi="Times New Roman" w:cs="Times New Roman"/>
            <w:sz w:val="24"/>
            <w:szCs w:val="24"/>
          </w:rPr>
          <w:t>- or injury-</w:t>
        </w:r>
      </w:ins>
      <w:ins w:id="90" w:author="Swapnil Kamble" w:date="2026-08-26T16:40:00Z" w16du:dateUtc="2026-08-26T11:10:00Z">
        <w:r>
          <w:rPr>
            <w:rFonts w:ascii="Times New Roman" w:hAnsi="Times New Roman" w:cs="Times New Roman"/>
            <w:sz w:val="24"/>
            <w:szCs w:val="24"/>
          </w:rPr>
          <w:t xml:space="preserve">specific </w:t>
        </w:r>
      </w:ins>
      <w:ins w:id="91" w:author="Swapnil Kamble" w:date="2026-08-26T16:41:00Z" w16du:dateUtc="2026-08-26T11:11:00Z">
        <w:r w:rsidRPr="005B117A">
          <w:rPr>
            <w:rFonts w:ascii="Times New Roman" w:hAnsi="Times New Roman" w:cs="Times New Roman"/>
            <w:sz w:val="24"/>
            <w:szCs w:val="24"/>
          </w:rPr>
          <w:t xml:space="preserve">3D </w:t>
        </w:r>
        <w:r>
          <w:rPr>
            <w:rFonts w:ascii="Times New Roman" w:hAnsi="Times New Roman" w:cs="Times New Roman"/>
            <w:sz w:val="24"/>
            <w:szCs w:val="24"/>
          </w:rPr>
          <w:t>liver</w:t>
        </w:r>
      </w:ins>
      <w:ins w:id="92" w:author="Swapnil Kamble" w:date="2026-08-26T16:42:00Z" w16du:dateUtc="2026-08-26T11:12:00Z">
        <w:r>
          <w:rPr>
            <w:rFonts w:ascii="Times New Roman" w:hAnsi="Times New Roman" w:cs="Times New Roman"/>
            <w:sz w:val="24"/>
            <w:szCs w:val="24"/>
          </w:rPr>
          <w:t xml:space="preserve"> constructs. </w:t>
        </w:r>
      </w:ins>
      <w:del w:id="93" w:author="Swapnil Kamble" w:date="2026-08-26T16:41:00Z" w16du:dateUtc="2026-08-26T11:11:00Z">
        <w:r w:rsidR="00016055" w:rsidRPr="00437A48" w:rsidDel="005B117A">
          <w:rPr>
            <w:rFonts w:ascii="Times New Roman" w:hAnsi="Times New Roman" w:cs="Times New Roman"/>
            <w:sz w:val="24"/>
            <w:szCs w:val="24"/>
            <w:rPrChange w:id="94" w:author="DELL" w:date="2026-08-26T15:11:00Z">
              <w:rPr/>
            </w:rPrChange>
          </w:rPr>
          <w:delText xml:space="preserve"> trial-and-error approaches to a data-driven, requirement-specific scaffold design process, and provide a rationale for the selection of polymer combinations or physicochemical parameters from experimentally corroborated literature, rather than relying on assumptions about a specific biomaterial</w:delText>
        </w:r>
      </w:del>
      <w:del w:id="95" w:author="Swapnil Kamble" w:date="2026-08-26T16:42:00Z" w16du:dateUtc="2026-08-26T11:12:00Z">
        <w:r w:rsidR="00016055" w:rsidRPr="00437A48" w:rsidDel="005B117A">
          <w:rPr>
            <w:rFonts w:ascii="Times New Roman" w:hAnsi="Times New Roman" w:cs="Times New Roman"/>
            <w:sz w:val="24"/>
            <w:szCs w:val="24"/>
            <w:rPrChange w:id="96" w:author="DELL" w:date="2026-08-26T15:11:00Z">
              <w:rPr/>
            </w:rPrChange>
          </w:rPr>
          <w:delText>. In the long-term, the platform could enable the development of patient- or injury-specific 3D liver</w:delText>
        </w:r>
      </w:del>
      <w:ins w:id="97" w:author="Swapnil Kamble" w:date="2026-08-26T16:42:00Z" w16du:dateUtc="2026-08-26T11:12:00Z">
        <w:r>
          <w:rPr>
            <w:rFonts w:ascii="Times New Roman" w:hAnsi="Times New Roman" w:cs="Times New Roman"/>
            <w:sz w:val="24"/>
            <w:szCs w:val="24"/>
          </w:rPr>
          <w:t xml:space="preserve">. </w:t>
        </w:r>
        <w:r>
          <w:rPr>
            <w:rFonts w:ascii="Times New Roman" w:hAnsi="Times New Roman" w:cs="Times New Roman"/>
            <w:sz w:val="24"/>
            <w:szCs w:val="24"/>
          </w:rPr>
          <w:lastRenderedPageBreak/>
          <w:t>These</w:t>
        </w:r>
      </w:ins>
      <w:r w:rsidR="00016055" w:rsidRPr="00437A48">
        <w:rPr>
          <w:rFonts w:ascii="Times New Roman" w:hAnsi="Times New Roman" w:cs="Times New Roman"/>
          <w:sz w:val="24"/>
          <w:szCs w:val="24"/>
          <w:rPrChange w:id="98" w:author="DELL" w:date="2026-08-26T15:11:00Z">
            <w:rPr/>
          </w:rPrChange>
        </w:rPr>
        <w:t xml:space="preserve"> constructs </w:t>
      </w:r>
      <w:ins w:id="99" w:author="Swapnil Kamble" w:date="2026-08-26T16:42:00Z" w16du:dateUtc="2026-08-26T11:12:00Z">
        <w:r>
          <w:rPr>
            <w:rFonts w:ascii="Times New Roman" w:hAnsi="Times New Roman" w:cs="Times New Roman"/>
            <w:sz w:val="24"/>
            <w:szCs w:val="24"/>
          </w:rPr>
          <w:t xml:space="preserve">become crucial </w:t>
        </w:r>
      </w:ins>
      <w:r w:rsidR="00016055" w:rsidRPr="00437A48">
        <w:rPr>
          <w:rFonts w:ascii="Times New Roman" w:hAnsi="Times New Roman" w:cs="Times New Roman"/>
          <w:sz w:val="24"/>
          <w:szCs w:val="24"/>
          <w:rPrChange w:id="100" w:author="DELL" w:date="2026-08-26T15:11:00Z">
            <w:rPr/>
          </w:rPrChange>
        </w:rPr>
        <w:t>for regenerative medicine</w:t>
      </w:r>
      <w:del w:id="101" w:author="Swapnil Kamble" w:date="2026-08-26T16:43:00Z" w16du:dateUtc="2026-08-26T11:13:00Z">
        <w:r w:rsidR="00016055" w:rsidRPr="00437A48" w:rsidDel="005B117A">
          <w:rPr>
            <w:rFonts w:ascii="Times New Roman" w:hAnsi="Times New Roman" w:cs="Times New Roman"/>
            <w:sz w:val="24"/>
            <w:szCs w:val="24"/>
            <w:rPrChange w:id="102" w:author="DELL" w:date="2026-08-26T15:11:00Z">
              <w:rPr/>
            </w:rPrChange>
          </w:rPr>
          <w:delText>, including</w:delText>
        </w:r>
      </w:del>
      <w:r w:rsidR="00016055" w:rsidRPr="00437A48">
        <w:rPr>
          <w:rFonts w:ascii="Times New Roman" w:hAnsi="Times New Roman" w:cs="Times New Roman"/>
          <w:sz w:val="24"/>
          <w:szCs w:val="24"/>
          <w:rPrChange w:id="103" w:author="DELL" w:date="2026-08-26T15:11:00Z">
            <w:rPr/>
          </w:rPrChange>
        </w:rPr>
        <w:t xml:space="preserve"> applications in severe traumatic liver injury in defence and aerospace personnel </w:t>
      </w:r>
      <w:ins w:id="104" w:author="Swapnil Kamble" w:date="2026-08-26T16:43:00Z" w16du:dateUtc="2026-08-26T11:13:00Z">
        <w:r w:rsidR="00DC3698">
          <w:rPr>
            <w:rFonts w:ascii="Times New Roman" w:hAnsi="Times New Roman" w:cs="Times New Roman"/>
            <w:sz w:val="24"/>
            <w:szCs w:val="24"/>
          </w:rPr>
          <w:t xml:space="preserve">by </w:t>
        </w:r>
      </w:ins>
      <w:del w:id="105" w:author="Swapnil Kamble" w:date="2026-08-26T16:43:00Z" w16du:dateUtc="2026-08-26T11:13:00Z">
        <w:r w:rsidR="00016055" w:rsidRPr="00437A48" w:rsidDel="00DC3698">
          <w:rPr>
            <w:rFonts w:ascii="Times New Roman" w:hAnsi="Times New Roman" w:cs="Times New Roman"/>
            <w:sz w:val="24"/>
            <w:szCs w:val="24"/>
            <w:rPrChange w:id="106" w:author="DELL" w:date="2026-08-26T15:11:00Z">
              <w:rPr/>
            </w:rPrChange>
          </w:rPr>
          <w:delText xml:space="preserve">and as a tissue engineering strategy to facilitate liver repair or </w:delText>
        </w:r>
      </w:del>
      <w:r w:rsidR="00016055" w:rsidRPr="00437A48">
        <w:rPr>
          <w:rFonts w:ascii="Times New Roman" w:hAnsi="Times New Roman" w:cs="Times New Roman"/>
          <w:sz w:val="24"/>
          <w:szCs w:val="24"/>
          <w:rPrChange w:id="107" w:author="DELL" w:date="2026-08-26T15:11:00Z">
            <w:rPr/>
          </w:rPrChange>
        </w:rPr>
        <w:t>offer</w:t>
      </w:r>
      <w:ins w:id="108" w:author="Swapnil Kamble" w:date="2026-08-26T16:43:00Z" w16du:dateUtc="2026-08-26T11:13:00Z">
        <w:r w:rsidR="00DC3698">
          <w:rPr>
            <w:rFonts w:ascii="Times New Roman" w:hAnsi="Times New Roman" w:cs="Times New Roman"/>
            <w:sz w:val="24"/>
            <w:szCs w:val="24"/>
          </w:rPr>
          <w:t>ing</w:t>
        </w:r>
      </w:ins>
      <w:r w:rsidR="00016055" w:rsidRPr="00437A48">
        <w:rPr>
          <w:rFonts w:ascii="Times New Roman" w:hAnsi="Times New Roman" w:cs="Times New Roman"/>
          <w:sz w:val="24"/>
          <w:szCs w:val="24"/>
          <w:rPrChange w:id="109" w:author="DELL" w:date="2026-08-26T15:11:00Z">
            <w:rPr/>
          </w:rPrChange>
        </w:rPr>
        <w:t xml:space="preserve"> a temporary regenerative alternative while patients undergo treatment or wait for transplantation.</w:t>
      </w:r>
    </w:p>
    <w:sectPr w:rsidR="00016055" w:rsidRPr="00437A48">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44BF3" w14:textId="77777777" w:rsidR="00FE3691" w:rsidRDefault="00FE3691" w:rsidP="00437A48">
      <w:pPr>
        <w:spacing w:after="0" w:line="240" w:lineRule="auto"/>
      </w:pPr>
      <w:r>
        <w:separator/>
      </w:r>
    </w:p>
  </w:endnote>
  <w:endnote w:type="continuationSeparator" w:id="0">
    <w:p w14:paraId="661B8923" w14:textId="77777777" w:rsidR="00FE3691" w:rsidRDefault="00FE3691" w:rsidP="00437A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770580"/>
      <w:docPartObj>
        <w:docPartGallery w:val="Page Numbers (Bottom of Page)"/>
        <w:docPartUnique/>
      </w:docPartObj>
    </w:sdtPr>
    <w:sdtEndPr>
      <w:rPr>
        <w:noProof/>
      </w:rPr>
    </w:sdtEndPr>
    <w:sdtContent>
      <w:p w14:paraId="237C6988" w14:textId="6D07FD24" w:rsidR="00437A48" w:rsidRDefault="00437A4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A26C4F" w14:textId="77777777" w:rsidR="00437A48" w:rsidRDefault="00437A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DA331" w14:textId="77777777" w:rsidR="00FE3691" w:rsidRDefault="00FE3691" w:rsidP="00437A48">
      <w:pPr>
        <w:spacing w:after="0" w:line="240" w:lineRule="auto"/>
      </w:pPr>
      <w:r>
        <w:separator/>
      </w:r>
    </w:p>
  </w:footnote>
  <w:footnote w:type="continuationSeparator" w:id="0">
    <w:p w14:paraId="54C25167" w14:textId="77777777" w:rsidR="00FE3691" w:rsidRDefault="00FE3691" w:rsidP="00437A48">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wapnil Kamble">
    <w15:presenceInfo w15:providerId="Windows Live" w15:userId="923d4b80427a2ac7"/>
  </w15:person>
  <w15:person w15:author="DELL">
    <w15:presenceInfo w15:providerId="None" w15:userId="D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055"/>
    <w:rsid w:val="00016055"/>
    <w:rsid w:val="0020042D"/>
    <w:rsid w:val="002A3E84"/>
    <w:rsid w:val="00437A48"/>
    <w:rsid w:val="005B117A"/>
    <w:rsid w:val="00687BAB"/>
    <w:rsid w:val="0073608A"/>
    <w:rsid w:val="007C0F78"/>
    <w:rsid w:val="00C95056"/>
    <w:rsid w:val="00D635D9"/>
    <w:rsid w:val="00DC3698"/>
    <w:rsid w:val="00E14308"/>
    <w:rsid w:val="00FE369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B722B"/>
  <w15:chartTrackingRefBased/>
  <w15:docId w15:val="{A48B52F2-D042-495F-90A5-23F8F794A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7A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7A48"/>
  </w:style>
  <w:style w:type="paragraph" w:styleId="Footer">
    <w:name w:val="footer"/>
    <w:basedOn w:val="Normal"/>
    <w:link w:val="FooterChar"/>
    <w:uiPriority w:val="99"/>
    <w:unhideWhenUsed/>
    <w:rsid w:val="00437A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7A48"/>
  </w:style>
  <w:style w:type="paragraph" w:styleId="Revision">
    <w:name w:val="Revision"/>
    <w:hidden/>
    <w:uiPriority w:val="99"/>
    <w:semiHidden/>
    <w:rsid w:val="00C95056"/>
    <w:pPr>
      <w:spacing w:after="0" w:line="240" w:lineRule="auto"/>
    </w:pPr>
  </w:style>
  <w:style w:type="paragraph" w:styleId="ListParagraph">
    <w:name w:val="List Paragraph"/>
    <w:basedOn w:val="Normal"/>
    <w:uiPriority w:val="34"/>
    <w:qFormat/>
    <w:rsid w:val="00C950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7EB19A-F02F-4B83-9E5B-747CCB8FE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Pages>
  <Words>553</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Swapnil Kamble</cp:lastModifiedBy>
  <cp:revision>4</cp:revision>
  <dcterms:created xsi:type="dcterms:W3CDTF">2026-08-26T09:21:00Z</dcterms:created>
  <dcterms:modified xsi:type="dcterms:W3CDTF">2026-08-26T11:13:00Z</dcterms:modified>
</cp:coreProperties>
</file>